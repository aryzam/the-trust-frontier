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thmof9v98ojn" w:id="0"/>
      <w:bookmarkEnd w:id="0"/>
      <w:r w:rsidDel="00000000" w:rsidR="00000000" w:rsidRPr="00000000">
        <w:rPr>
          <w:b w:val="1"/>
          <w:bCs w:val="1"/>
          <w:i w:val="1"/>
          <w:iCs w:val="1"/>
          <w:sz w:val="46"/>
          <w:szCs w:val="46"/>
          <w:rtl w:val="0"/>
        </w:rPr>
        <w:t xml:space="preserve">Welcome to The Trust Frontier</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By Ariadna Gómez-Zambrano · May 2026</w:t>
      </w:r>
    </w:p>
    <w:p w:rsidR="00000000" w:rsidDel="00000000" w:rsidP="00000000" w:rsidRDefault="00000000" w:rsidRPr="00000000" w14:paraId="00000003">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Count how many times you asked something to your AI today. Now count how many times you </w:t>
      </w:r>
      <w:ins w:author="Ari Gomez Zambrano" w:id="0" w:date="2026-05-19T01:12:21Z">
        <w:r w:rsidDel="00000000" w:rsidR="00000000" w:rsidRPr="00000000">
          <w:rPr>
            <w:i w:val="1"/>
            <w:iCs w:val="1"/>
            <w:rtl w:val="0"/>
          </w:rPr>
          <w:t xml:space="preserve">have </w:t>
        </w:r>
      </w:ins>
      <w:r w:rsidDel="00000000" w:rsidR="00000000" w:rsidRPr="00000000">
        <w:rPr>
          <w:i w:val="1"/>
          <w:iCs w:val="1"/>
          <w:rtl w:val="0"/>
        </w:rPr>
        <w:t xml:space="preserve">asked the accountable person</w:t>
      </w:r>
      <w:ins w:author="Ari Gomez Zambrano" w:id="1" w:date="2026-05-19T01:12:28Z">
        <w:r w:rsidDel="00000000" w:rsidR="00000000" w:rsidRPr="00000000">
          <w:rPr>
            <w:i w:val="1"/>
            <w:iCs w:val="1"/>
            <w:rtl w:val="0"/>
          </w:rPr>
          <w:t xml:space="preserve"> of that answer/question</w:t>
        </w:r>
      </w:ins>
      <w:r w:rsidDel="00000000" w:rsidR="00000000" w:rsidRPr="00000000">
        <w:rPr>
          <w:i w:val="1"/>
          <w:iCs w:val="1"/>
          <w:rtl w:val="0"/>
        </w:rPr>
        <w:t xml:space="preserve"> instead. How many times did your AI tell you that you were wrong? Now count how many times </w:t>
      </w:r>
      <w:ins w:author="Ari Gomez Zambrano" w:id="2" w:date="2026-05-19T01:13:06Z">
        <w:r w:rsidDel="00000000" w:rsidR="00000000" w:rsidRPr="00000000">
          <w:rPr>
            <w:i w:val="1"/>
            <w:iCs w:val="1"/>
            <w:rtl w:val="0"/>
          </w:rPr>
          <w:t xml:space="preserve">did </w:t>
        </w:r>
      </w:ins>
      <w:r w:rsidDel="00000000" w:rsidR="00000000" w:rsidRPr="00000000">
        <w:rPr>
          <w:i w:val="1"/>
          <w:iCs w:val="1"/>
          <w:rtl w:val="0"/>
        </w:rPr>
        <w:t xml:space="preserve">the people around you </w:t>
      </w:r>
      <w:ins w:author="Ari Gomez Zambrano" w:id="3" w:date="2026-05-19T01:13:13Z">
        <w:r w:rsidDel="00000000" w:rsidR="00000000" w:rsidRPr="00000000">
          <w:rPr>
            <w:i w:val="1"/>
            <w:iCs w:val="1"/>
            <w:rtl w:val="0"/>
          </w:rPr>
          <w:t xml:space="preserve">do so</w:t>
        </w:r>
      </w:ins>
      <w:del w:author="Ari Gomez Zambrano" w:id="3" w:date="2026-05-19T01:13:13Z">
        <w:r w:rsidDel="00000000" w:rsidR="00000000" w:rsidRPr="00000000">
          <w:rPr>
            <w:i w:val="1"/>
            <w:iCs w:val="1"/>
            <w:rtl w:val="0"/>
          </w:rPr>
          <w:delText xml:space="preserve">did</w:delText>
        </w:r>
      </w:del>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5">
      <w:pPr>
        <w:spacing w:after="240" w:before="240" w:lineRule="auto"/>
        <w:rPr>
          <w:i w:val="1"/>
          <w:iCs w:val="1"/>
        </w:rPr>
      </w:pPr>
      <w:ins w:author="Ari Gomez Zambrano" w:id="4" w:date="2026-05-19T01:16:32Z">
        <w:r w:rsidDel="00000000" w:rsidR="00000000" w:rsidRPr="00000000">
          <w:rPr>
            <w:i w:val="1"/>
            <w:iCs w:val="1"/>
            <w:rtl w:val="0"/>
          </w:rPr>
          <w:t xml:space="preserve">What exactly is a frontier? </w:t>
        </w:r>
      </w:ins>
      <w:r w:rsidDel="00000000" w:rsidR="00000000" w:rsidRPr="00000000">
        <w:rPr>
          <w:i w:val="1"/>
          <w:iCs w:val="1"/>
          <w:rtl w:val="0"/>
        </w:rPr>
        <w:t xml:space="preserve">A frontier is the edge of </w:t>
      </w:r>
      <w:ins w:author="Ari Gomez Zambrano" w:id="5" w:date="2026-05-19T01:16:48Z">
        <w:r w:rsidDel="00000000" w:rsidR="00000000" w:rsidRPr="00000000">
          <w:rPr>
            <w:i w:val="1"/>
            <w:iCs w:val="1"/>
            <w:rtl w:val="0"/>
          </w:rPr>
          <w:t xml:space="preserve">a </w:t>
        </w:r>
      </w:ins>
      <w:r w:rsidDel="00000000" w:rsidR="00000000" w:rsidRPr="00000000">
        <w:rPr>
          <w:i w:val="1"/>
          <w:iCs w:val="1"/>
          <w:rtl w:val="0"/>
        </w:rPr>
        <w:t xml:space="preserve">known territory. Trust is the currency that moves across that frontier. Beyond it, things are unmapped, no institutions, no accountability, no rules yet written. That is exactly where we are with AI right now. The decisions being made today about how much we rely on these systems will determine what comes after. We are not </w:t>
      </w:r>
      <w:ins w:author="Ari Gomez Zambrano" w:id="6" w:date="2026-05-19T01:17:53Z">
        <w:r w:rsidDel="00000000" w:rsidR="00000000" w:rsidRPr="00000000">
          <w:rPr>
            <w:i w:val="1"/>
            <w:iCs w:val="1"/>
            <w:rtl w:val="0"/>
          </w:rPr>
          <w:t xml:space="preserve">yet </w:t>
        </w:r>
      </w:ins>
      <w:r w:rsidDel="00000000" w:rsidR="00000000" w:rsidRPr="00000000">
        <w:rPr>
          <w:i w:val="1"/>
          <w:iCs w:val="1"/>
          <w:rtl w:val="0"/>
        </w:rPr>
        <w:t xml:space="preserve">safely past this moment. We are still at the frontier</w:t>
      </w:r>
      <w:ins w:author="Ari Gomez Zambrano" w:id="7" w:date="2026-05-19T01:18:24Z">
        <w:r w:rsidDel="00000000" w:rsidR="00000000" w:rsidRPr="00000000">
          <w:rPr>
            <w:i w:val="1"/>
            <w:iCs w:val="1"/>
            <w:rtl w:val="0"/>
          </w:rPr>
          <w:t xml:space="preserve"> </w:t>
        </w:r>
      </w:ins>
      <w:del w:author="Ari Gomez Zambrano" w:id="7" w:date="2026-05-19T01:18:24Z">
        <w:r w:rsidDel="00000000" w:rsidR="00000000" w:rsidRPr="00000000">
          <w:rPr>
            <w:i w:val="1"/>
            <w:iCs w:val="1"/>
            <w:rtl w:val="0"/>
          </w:rPr>
          <w:delText xml:space="preserve">. A</w:delText>
        </w:r>
      </w:del>
      <w:ins w:author="Ari Gomez Zambrano" w:id="7" w:date="2026-05-19T01:18:24Z">
        <w:r w:rsidDel="00000000" w:rsidR="00000000" w:rsidRPr="00000000">
          <w:rPr>
            <w:i w:val="1"/>
            <w:iCs w:val="1"/>
            <w:rtl w:val="0"/>
          </w:rPr>
          <w:t xml:space="preserve">a</w:t>
        </w:r>
      </w:ins>
      <w:r w:rsidDel="00000000" w:rsidR="00000000" w:rsidRPr="00000000">
        <w:rPr>
          <w:i w:val="1"/>
          <w:iCs w:val="1"/>
          <w:rtl w:val="0"/>
        </w:rPr>
        <w:t xml:space="preserve">nd the machine</w:t>
      </w:r>
      <w:ins w:author="Ari Gomez Zambrano" w:id="8" w:date="2026-05-19T01:18:31Z">
        <w:r w:rsidDel="00000000" w:rsidR="00000000" w:rsidRPr="00000000">
          <w:rPr>
            <w:i w:val="1"/>
            <w:iCs w:val="1"/>
            <w:rtl w:val="0"/>
          </w:rPr>
          <w:t xml:space="preserve"> in which we are all </w:t>
        </w:r>
        <w:r w:rsidDel="00000000" w:rsidR="00000000" w:rsidRPr="00000000">
          <w:rPr>
            <w:i w:val="1"/>
            <w:iCs w:val="1"/>
            <w:rtl w:val="0"/>
            <w:rPrChange w:author="Ari Gomez Zambrano" w:id="9" w:date="2026-05-19T01:18:31Z">
              <w:rPr>
                <w:i w:val="1"/>
                <w:iCs w:val="1"/>
              </w:rPr>
            </w:rPrChange>
          </w:rPr>
          <w:t xml:space="preserve">relying</w:t>
        </w:r>
        <w:r w:rsidDel="00000000" w:rsidR="00000000" w:rsidRPr="00000000">
          <w:rPr>
            <w:i w:val="1"/>
            <w:iCs w:val="1"/>
            <w:rtl w:val="0"/>
          </w:rPr>
          <w:t xml:space="preserve"> on so </w:t>
        </w:r>
        <w:r w:rsidDel="00000000" w:rsidR="00000000" w:rsidRPr="00000000">
          <w:rPr>
            <w:i w:val="1"/>
            <w:iCs w:val="1"/>
            <w:rtl w:val="0"/>
            <w:rPrChange w:author="Ari Gomez Zambrano" w:id="9" w:date="2026-05-19T01:18:31Z">
              <w:rPr>
                <w:i w:val="1"/>
                <w:iCs w:val="1"/>
              </w:rPr>
            </w:rPrChange>
          </w:rPr>
          <w:t xml:space="preserve">blindly</w:t>
        </w:r>
      </w:ins>
      <w:r w:rsidDel="00000000" w:rsidR="00000000" w:rsidRPr="00000000">
        <w:rPr>
          <w:i w:val="1"/>
          <w:iCs w:val="1"/>
          <w:rtl w:val="0"/>
        </w:rPr>
        <w:t xml:space="preserve"> is not going to tell you</w:t>
      </w:r>
      <w:ins w:author="Ari Gomez Zambrano" w:id="10" w:date="2026-05-19T01:19:44Z">
        <w:r w:rsidDel="00000000" w:rsidR="00000000" w:rsidRPr="00000000">
          <w:rPr>
            <w:i w:val="1"/>
            <w:iCs w:val="1"/>
            <w:rtl w:val="0"/>
          </w:rPr>
          <w:t xml:space="preserve"> this key information</w:t>
        </w:r>
      </w:ins>
      <w:r w:rsidDel="00000000" w:rsidR="00000000" w:rsidRPr="00000000">
        <w:rPr>
          <w:i w:val="1"/>
          <w:iCs w:val="1"/>
          <w:rtl w:val="0"/>
        </w:rPr>
        <w:t xml:space="preserve">. </w:t>
      </w:r>
      <w:commentRangeStart w:id="0"/>
      <w:commentRangeStart w:id="1"/>
      <w:r w:rsidDel="00000000" w:rsidR="00000000" w:rsidRPr="00000000">
        <w:rPr>
          <w:i w:val="1"/>
          <w:iCs w:val="1"/>
          <w:rtl w:val="0"/>
        </w:rPr>
        <w:t xml:space="preserve">That is not what it was built for.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I am starting this publication because we are outsourcing our judgment faster than we can understand the consequences.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During my research at Princeton</w:t>
      </w:r>
      <w:r w:rsidDel="00000000" w:rsidR="00000000" w:rsidRPr="00000000">
        <w:rPr>
          <w:b w:val="1"/>
          <w:bCs w:val="1"/>
          <w:i w:val="1"/>
          <w:iCs w:val="1"/>
          <w:color w:val="ff0000"/>
          <w:rtl w:val="0"/>
        </w:rPr>
        <w:t xml:space="preserve">,</w:t>
      </w:r>
      <w:r w:rsidDel="00000000" w:rsidR="00000000" w:rsidRPr="00000000">
        <w:rPr>
          <w:i w:val="1"/>
          <w:iCs w:val="1"/>
          <w:rtl w:val="0"/>
        </w:rPr>
        <w:t xml:space="preserve"> I kept finding the same gap. The conversation about AI splits into two </w:t>
      </w:r>
      <w:ins w:author="Ari Gomez Zambrano" w:id="11" w:date="2026-05-19T01:21:37Z">
        <w:r w:rsidDel="00000000" w:rsidR="00000000" w:rsidRPr="00000000">
          <w:rPr>
            <w:i w:val="1"/>
            <w:iCs w:val="1"/>
            <w:rtl w:val="0"/>
          </w:rPr>
          <w:t xml:space="preserve">binary fields</w:t>
        </w:r>
      </w:ins>
      <w:del w:author="Ari Gomez Zambrano" w:id="11" w:date="2026-05-19T01:21:37Z">
        <w:r w:rsidDel="00000000" w:rsidR="00000000" w:rsidRPr="00000000">
          <w:rPr>
            <w:i w:val="1"/>
            <w:iCs w:val="1"/>
            <w:rtl w:val="0"/>
          </w:rPr>
          <w:delText xml:space="preserve">camps</w:delText>
        </w:r>
      </w:del>
      <w:r w:rsidDel="00000000" w:rsidR="00000000" w:rsidRPr="00000000">
        <w:rPr>
          <w:i w:val="1"/>
          <w:iCs w:val="1"/>
          <w:rtl w:val="0"/>
        </w:rPr>
        <w:t xml:space="preserve">: blind optimism or existential fear. But</w:t>
      </w:r>
      <w:ins w:author="Ari Gomez Zambrano" w:id="12" w:date="2026-05-19T01:21:53Z">
        <w:r w:rsidDel="00000000" w:rsidR="00000000" w:rsidRPr="00000000">
          <w:rPr>
            <w:i w:val="1"/>
            <w:iCs w:val="1"/>
            <w:rtl w:val="0"/>
          </w:rPr>
          <w:t xml:space="preserve"> the reality is that</w:t>
        </w:r>
      </w:ins>
      <w:r w:rsidDel="00000000" w:rsidR="00000000" w:rsidRPr="00000000">
        <w:rPr>
          <w:i w:val="1"/>
          <w:iCs w:val="1"/>
          <w:rtl w:val="0"/>
        </w:rPr>
        <w:t xml:space="preserve"> there is a more urgent space in between</w:t>
      </w:r>
      <w:ins w:author="Ari Gomez Zambrano" w:id="13" w:date="2026-05-19T01:22:00Z">
        <w:r w:rsidDel="00000000" w:rsidR="00000000" w:rsidRPr="00000000">
          <w:rPr>
            <w:i w:val="1"/>
            <w:iCs w:val="1"/>
            <w:rtl w:val="0"/>
          </w:rPr>
          <w:t xml:space="preserve"> that is yet to be addressed</w:t>
        </w:r>
      </w:ins>
      <w:r w:rsidDel="00000000" w:rsidR="00000000" w:rsidRPr="00000000">
        <w:rPr>
          <w:i w:val="1"/>
          <w:iCs w:val="1"/>
          <w:rtl w:val="0"/>
        </w:rPr>
        <w:t xml:space="preserve">. Not whether AI works, but what trusting it without </w:t>
      </w:r>
      <w:ins w:author="Ari Gomez Zambrano" w:id="14" w:date="2026-05-19T01:22:19Z">
        <w:r w:rsidDel="00000000" w:rsidR="00000000" w:rsidRPr="00000000">
          <w:rPr>
            <w:i w:val="1"/>
            <w:iCs w:val="1"/>
            <w:rtl w:val="0"/>
          </w:rPr>
          <w:t xml:space="preserve">second thought </w:t>
        </w:r>
      </w:ins>
      <w:del w:author="Ari Gomez Zambrano" w:id="14" w:date="2026-05-19T01:22:19Z">
        <w:r w:rsidDel="00000000" w:rsidR="00000000" w:rsidRPr="00000000">
          <w:rPr>
            <w:i w:val="1"/>
            <w:iCs w:val="1"/>
            <w:rtl w:val="0"/>
          </w:rPr>
          <w:delText xml:space="preserve">friction </w:delText>
        </w:r>
      </w:del>
      <w:r w:rsidDel="00000000" w:rsidR="00000000" w:rsidRPr="00000000">
        <w:rPr>
          <w:i w:val="1"/>
          <w:iCs w:val="1"/>
          <w:rtl w:val="0"/>
        </w:rPr>
        <w:t xml:space="preserve">is doing to us</w:t>
      </w:r>
      <w:ins w:author="Ari Gomez Zambrano" w:id="15" w:date="2026-05-19T01:22:30Z">
        <w:r w:rsidDel="00000000" w:rsidR="00000000" w:rsidRPr="00000000">
          <w:rPr>
            <w:i w:val="1"/>
            <w:iCs w:val="1"/>
            <w:rtl w:val="0"/>
          </w:rPr>
          <w:t xml:space="preserve"> and the consequences this can bring forth</w:t>
        </w:r>
      </w:ins>
      <w:r w:rsidDel="00000000" w:rsidR="00000000" w:rsidRPr="00000000">
        <w:rPr>
          <w:i w:val="1"/>
          <w:iCs w:val="1"/>
          <w:rtl w:val="0"/>
        </w:rPr>
        <w:t xml:space="preserve">, to how we reason, defer, and decide. This publication looks at that through research, through behavior, and through the experience of living inside these systems while they are still being built.</w:t>
      </w:r>
    </w:p>
    <w:p w:rsidR="00000000" w:rsidDel="00000000" w:rsidP="00000000" w:rsidRDefault="00000000" w:rsidRPr="00000000" w14:paraId="00000008">
      <w:pPr>
        <w:spacing w:after="240" w:before="240" w:lineRule="auto"/>
        <w:rPr>
          <w:i w:val="1"/>
          <w:iCs w:val="1"/>
          <w:shd w:fill="fce5cd" w:val="clear"/>
          <w:rPrChange w:author="Ari Gomez Zambrano" w:id="17" w:date="2026-05-19T01:25:11Z">
            <w:rPr>
              <w:i w:val="1"/>
              <w:iCs w:val="1"/>
            </w:rPr>
          </w:rPrChange>
        </w:rPr>
      </w:pPr>
      <w:r w:rsidDel="00000000" w:rsidR="00000000" w:rsidRPr="00000000">
        <w:rPr>
          <w:i w:val="1"/>
          <w:iCs w:val="1"/>
          <w:rtl w:val="0"/>
        </w:rPr>
        <w:t xml:space="preserve">The Trust Frontier is a chronicle of that transition. Not a tech news site. A compass for those who haven't yet noticed that 24/7 convenience comes with a cognitive debt we haven't started to </w:t>
      </w:r>
      <w:ins w:author="Ari Gomez Zambrano" w:id="16" w:date="2026-05-19T01:23:21Z">
        <w:r w:rsidDel="00000000" w:rsidR="00000000" w:rsidRPr="00000000">
          <w:rPr>
            <w:i w:val="1"/>
            <w:iCs w:val="1"/>
            <w:rtl w:val="0"/>
          </w:rPr>
          <w:t xml:space="preserve">take into consideration</w:t>
        </w:r>
      </w:ins>
      <w:del w:author="Ari Gomez Zambrano" w:id="16" w:date="2026-05-19T01:23:21Z">
        <w:r w:rsidDel="00000000" w:rsidR="00000000" w:rsidRPr="00000000">
          <w:rPr>
            <w:i w:val="1"/>
            <w:iCs w:val="1"/>
            <w:rtl w:val="0"/>
          </w:rPr>
          <w:delText xml:space="preserve">count</w:delText>
        </w:r>
      </w:del>
      <w:r w:rsidDel="00000000" w:rsidR="00000000" w:rsidRPr="00000000">
        <w:rPr>
          <w:i w:val="1"/>
          <w:iCs w:val="1"/>
          <w:shd w:fill="fce5cd" w:val="clear"/>
          <w:rtl w:val="0"/>
          <w:rPrChange w:author="Ari Gomez Zambrano" w:id="17" w:date="2026-05-19T01:25:11Z">
            <w:rPr>
              <w:i w:val="1"/>
              <w:iCs w:val="1"/>
            </w:rPr>
          </w:rPrChange>
        </w:rPr>
        <w:t xml:space="preserve">.</w:t>
      </w:r>
      <w:ins w:author="Ari Gomez Zambrano" w:id="18" w:date="2026-05-19T01:23:45Z">
        <w:r w:rsidDel="00000000" w:rsidR="00000000" w:rsidRPr="00000000">
          <w:rPr>
            <w:i w:val="1"/>
            <w:iCs w:val="1"/>
            <w:shd w:fill="fce5cd" w:val="clear"/>
            <w:rtl w:val="0"/>
            <w:rPrChange w:author="Ari Gomez Zambrano" w:id="17" w:date="2026-05-19T01:25:11Z">
              <w:rPr>
                <w:i w:val="1"/>
                <w:iCs w:val="1"/>
              </w:rPr>
            </w:rPrChange>
          </w:rPr>
          <w:t xml:space="preserve">(Se podria decir algo como si pega y tiene sentido (As Andrew Lewis said in 2010 “If you're not paying for the product, you are the product" and many of us do not even realise it.)</w:t>
        </w:r>
      </w:ins>
      <w:r w:rsidDel="00000000" w:rsidR="00000000" w:rsidRPr="00000000">
        <w:rPr>
          <w:rtl w:val="0"/>
        </w:rPr>
      </w:r>
    </w:p>
    <w:p w:rsidR="00000000" w:rsidDel="00000000" w:rsidP="00000000" w:rsidRDefault="00000000" w:rsidRPr="00000000" w14:paraId="00000009">
      <w:pPr>
        <w:spacing w:after="240" w:before="240" w:lineRule="auto"/>
        <w:rPr>
          <w:i w:val="1"/>
          <w:iCs w:val="1"/>
        </w:rPr>
      </w:pPr>
      <w:ins w:author="Ari Gomez Zambrano" w:id="19" w:date="2026-05-19T01:25:35Z">
        <w:r w:rsidDel="00000000" w:rsidR="00000000" w:rsidRPr="00000000">
          <w:rPr>
            <w:i w:val="1"/>
            <w:iCs w:val="1"/>
            <w:rtl w:val="0"/>
            <w:rPrChange w:author="Ari Gomez Zambrano" w:id="20" w:date="2026-05-19T01:25:35Z">
              <w:rPr>
                <w:i w:val="1"/>
                <w:iCs w:val="1"/>
              </w:rPr>
            </w:rPrChange>
          </w:rPr>
          <w:t xml:space="preserve">As someone seeing first hand this AI attention gap of scrutiny I aim to address this.</w:t>
        </w:r>
      </w:ins>
      <w:del w:author="Ari Gomez Zambrano" w:id="19" w:date="2026-05-19T01:25:35Z">
        <w:r w:rsidDel="00000000" w:rsidR="00000000" w:rsidRPr="00000000">
          <w:rPr>
            <w:i w:val="1"/>
            <w:iCs w:val="1"/>
            <w:rtl w:val="0"/>
            <w:rPrChange w:author="Ari Gomez Zambrano" w:id="20" w:date="2026-05-19T01:25:35Z">
              <w:rPr>
                <w:i w:val="1"/>
                <w:iCs w:val="1"/>
              </w:rPr>
            </w:rPrChange>
          </w:rPr>
          <w:delText xml:space="preserve">I sit inside that gap</w:delText>
        </w:r>
      </w:del>
      <w:r w:rsidDel="00000000" w:rsidR="00000000" w:rsidRPr="00000000">
        <w:rPr>
          <w:i w:val="1"/>
          <w:iCs w:val="1"/>
          <w:rtl w:val="0"/>
        </w:rPr>
        <w:t xml:space="preserve">. I am an undergraduate who studies</w:t>
      </w:r>
      <w:ins w:author="Ari Gomez Zambrano" w:id="21" w:date="2026-05-19T01:27:31Z">
        <w:r w:rsidDel="00000000" w:rsidR="00000000" w:rsidRPr="00000000">
          <w:rPr>
            <w:i w:val="1"/>
            <w:iCs w:val="1"/>
            <w:rtl w:val="0"/>
          </w:rPr>
          <w:t xml:space="preserve"> Electrical and Computer Engineering, concentrating on</w:t>
        </w:r>
      </w:ins>
      <w:del w:author="Ari Gomez Zambrano" w:id="21" w:date="2026-05-19T01:27:31Z">
        <w:r w:rsidDel="00000000" w:rsidR="00000000" w:rsidRPr="00000000">
          <w:rPr>
            <w:i w:val="1"/>
            <w:iCs w:val="1"/>
            <w:rtl w:val="0"/>
          </w:rPr>
          <w:delText xml:space="preserve"> the </w:delText>
        </w:r>
      </w:del>
      <w:ins w:author="Ari Gomez Zambrano" w:id="21" w:date="2026-05-19T01:27:31Z">
        <w:r w:rsidDel="00000000" w:rsidR="00000000" w:rsidRPr="00000000">
          <w:rPr>
            <w:i w:val="1"/>
            <w:iCs w:val="1"/>
            <w:rtl w:val="0"/>
          </w:rPr>
          <w:t xml:space="preserve"> </w:t>
        </w:r>
      </w:ins>
      <w:r w:rsidDel="00000000" w:rsidR="00000000" w:rsidRPr="00000000">
        <w:rPr>
          <w:i w:val="1"/>
          <w:iCs w:val="1"/>
          <w:rtl w:val="0"/>
        </w:rPr>
        <w:t xml:space="preserve">physics</w:t>
      </w:r>
      <w:r w:rsidDel="00000000" w:rsidR="00000000" w:rsidRPr="00000000">
        <w:rPr>
          <w:i w:val="1"/>
          <w:iCs w:val="1"/>
          <w:rtl w:val="0"/>
        </w:rPr>
        <w:t xml:space="preserve"> of information</w:t>
      </w:r>
      <w:ins w:author="Ari Gomez Zambrano" w:id="22" w:date="2026-05-19T01:28:19Z">
        <w:r w:rsidDel="00000000" w:rsidR="00000000" w:rsidRPr="00000000">
          <w:rPr>
            <w:i w:val="1"/>
            <w:iCs w:val="1"/>
            <w:rtl w:val="0"/>
            <w:rPrChange w:author="Ari Gomez Zambrano" w:id="23" w:date="2026-05-19T01:28:19Z">
              <w:rPr>
                <w:i w:val="1"/>
                <w:iCs w:val="1"/>
              </w:rPr>
            </w:rPrChange>
          </w:rPr>
          <w:t xml:space="preserve">. I</w:t>
        </w:r>
        <w:r w:rsidDel="00000000" w:rsidR="00000000" w:rsidRPr="00000000">
          <w:rPr>
            <w:i w:val="1"/>
            <w:iCs w:val="1"/>
            <w:rtl w:val="0"/>
          </w:rPr>
          <w:t xml:space="preserve"> am researching how AI is </w:t>
        </w:r>
      </w:ins>
      <w:del w:author="Ari Gomez Zambrano" w:id="22" w:date="2026-05-19T01:28:19Z">
        <w:r w:rsidDel="00000000" w:rsidR="00000000" w:rsidRPr="00000000">
          <w:rPr>
            <w:i w:val="1"/>
            <w:iCs w:val="1"/>
            <w:rtl w:val="0"/>
          </w:rPr>
          <w:delText xml:space="preserve">, how it moves,</w:delText>
        </w:r>
      </w:del>
      <w:ins w:author="Ari Gomez Zambrano" w:id="22" w:date="2026-05-19T01:28:19Z">
        <w:r w:rsidDel="00000000" w:rsidR="00000000" w:rsidRPr="00000000">
          <w:rPr>
            <w:i w:val="1"/>
            <w:iCs w:val="1"/>
            <w:rtl w:val="0"/>
            <w:rPrChange w:author="Ari Gomez Zambrano" w:id="23" w:date="2026-05-19T01:28:19Z">
              <w:rPr>
                <w:i w:val="1"/>
                <w:iCs w:val="1"/>
              </w:rPr>
            </w:rPrChange>
          </w:rPr>
          <w:t xml:space="preserve">evolving</w:t>
        </w:r>
        <w:r w:rsidDel="00000000" w:rsidR="00000000" w:rsidRPr="00000000">
          <w:rPr>
            <w:i w:val="1"/>
            <w:iCs w:val="1"/>
            <w:rtl w:val="0"/>
          </w:rPr>
          <w:t xml:space="preserve">, </w:t>
        </w:r>
      </w:ins>
      <w:del w:author="Ari Gomez Zambrano" w:id="22" w:date="2026-05-19T01:28:19Z">
        <w:r w:rsidDel="00000000" w:rsidR="00000000" w:rsidRPr="00000000">
          <w:rPr>
            <w:i w:val="1"/>
            <w:iCs w:val="1"/>
            <w:rtl w:val="0"/>
          </w:rPr>
          <w:delText xml:space="preserve"> how it</w:delText>
        </w:r>
      </w:del>
      <w:r w:rsidDel="00000000" w:rsidR="00000000" w:rsidRPr="00000000">
        <w:rPr>
          <w:i w:val="1"/>
          <w:iCs w:val="1"/>
          <w:rtl w:val="0"/>
        </w:rPr>
        <w:t xml:space="preserve"> break</w:t>
      </w:r>
      <w:ins w:author="Ari Gomez Zambrano" w:id="24" w:date="2026-05-19T01:28:48Z">
        <w:r w:rsidDel="00000000" w:rsidR="00000000" w:rsidRPr="00000000">
          <w:rPr>
            <w:i w:val="1"/>
            <w:iCs w:val="1"/>
            <w:rtl w:val="0"/>
          </w:rPr>
          <w:t xml:space="preserve">ing</w:t>
        </w:r>
      </w:ins>
      <w:del w:author="Ari Gomez Zambrano" w:id="24" w:date="2026-05-19T01:28:48Z">
        <w:r w:rsidDel="00000000" w:rsidR="00000000" w:rsidRPr="00000000">
          <w:rPr>
            <w:i w:val="1"/>
            <w:iCs w:val="1"/>
            <w:rtl w:val="0"/>
          </w:rPr>
          <w:delText xml:space="preserve">s</w:delText>
        </w:r>
      </w:del>
      <w:r w:rsidDel="00000000" w:rsidR="00000000" w:rsidRPr="00000000">
        <w:rPr>
          <w:i w:val="1"/>
          <w:iCs w:val="1"/>
          <w:rtl w:val="0"/>
        </w:rPr>
        <w:t xml:space="preserve">, how it can be trusted</w:t>
      </w:r>
      <w:ins w:author="Ari Gomez Zambrano" w:id="25" w:date="2026-05-19T01:29:05Z">
        <w:r w:rsidDel="00000000" w:rsidR="00000000" w:rsidRPr="00000000">
          <w:rPr>
            <w:i w:val="1"/>
            <w:iCs w:val="1"/>
            <w:rtl w:val="0"/>
          </w:rPr>
          <w:t xml:space="preserve"> with respect to our society</w:t>
        </w:r>
      </w:ins>
      <w:r w:rsidDel="00000000" w:rsidR="00000000" w:rsidRPr="00000000">
        <w:rPr>
          <w:i w:val="1"/>
          <w:iCs w:val="1"/>
          <w:rtl w:val="0"/>
        </w:rPr>
        <w:t xml:space="preserve">. Quantum computing taught me that a system can hold contradictory states simultaneously, and that the act of observing it changes what you find. I think about that a lot when I watch people interact with AI</w:t>
      </w:r>
      <w:ins w:author="Ari Gomez Zambrano" w:id="26" w:date="2026-05-19T01:29:27Z">
        <w:r w:rsidDel="00000000" w:rsidR="00000000" w:rsidRPr="00000000">
          <w:rPr>
            <w:i w:val="1"/>
            <w:iCs w:val="1"/>
            <w:rtl w:val="0"/>
          </w:rPr>
          <w:t xml:space="preserve"> systems</w:t>
        </w:r>
      </w:ins>
      <w:r w:rsidDel="00000000" w:rsidR="00000000" w:rsidRPr="00000000">
        <w:rPr>
          <w:i w:val="1"/>
          <w:iCs w:val="1"/>
          <w:rtl w:val="0"/>
        </w:rPr>
        <w:t xml:space="preserve">. I am being trained inside these systems at the same moment they are being trained on us. That is not a coincidence. It is the reason I cannot look away.</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We begin with the first of a four-part series:</w:t>
      </w:r>
    </w:p>
    <w:p w:rsidR="00000000" w:rsidDel="00000000" w:rsidP="00000000" w:rsidRDefault="00000000" w:rsidRPr="00000000" w14:paraId="0000000B">
      <w:pPr>
        <w:numPr>
          <w:ilvl w:val="0"/>
          <w:numId w:val="1"/>
        </w:numPr>
        <w:spacing w:after="0" w:afterAutospacing="0" w:before="240" w:lineRule="auto"/>
        <w:ind w:left="720" w:hanging="360"/>
        <w:rPr>
          <w:ins w:author="Ari Gomez Zambrano" w:id="27" w:date="2026-05-19T01:30:24Z"/>
          <w:i w:val="1"/>
          <w:iCs w:val="1"/>
          <w:u w:val="none"/>
        </w:rPr>
      </w:pPr>
      <w:r w:rsidDel="00000000" w:rsidR="00000000" w:rsidRPr="00000000">
        <w:rPr>
          <w:i w:val="1"/>
          <w:iCs w:val="1"/>
          <w:rtl w:val="0"/>
        </w:rPr>
        <w:t xml:space="preserve">The yes-man in the machine</w:t>
      </w:r>
      <w:ins w:author="Ari Gomez Zambrano" w:id="27" w:date="2026-05-19T01:30:24Z">
        <w:r w:rsidDel="00000000" w:rsidR="00000000" w:rsidRPr="00000000">
          <w:rPr>
            <w:rtl w:val="0"/>
          </w:rPr>
        </w:r>
      </w:ins>
    </w:p>
    <w:p w:rsidR="00000000" w:rsidDel="00000000" w:rsidP="00000000" w:rsidRDefault="00000000" w:rsidRPr="00000000" w14:paraId="0000000C">
      <w:pPr>
        <w:numPr>
          <w:ilvl w:val="0"/>
          <w:numId w:val="1"/>
        </w:numPr>
        <w:spacing w:after="0" w:afterAutospacing="0" w:before="0" w:beforeAutospacing="0" w:lineRule="auto"/>
        <w:ind w:left="720" w:hanging="360"/>
        <w:rPr>
          <w:ins w:author="Ari Gomez Zambrano" w:id="29" w:date="2026-05-19T01:30:12Z"/>
          <w:i w:val="1"/>
          <w:iCs w:val="1"/>
          <w:u w:val="none"/>
        </w:rPr>
      </w:pPr>
      <w:del w:author="Ari Gomez Zambrano" w:id="28" w:date="2026-05-19T01:30:23Z">
        <w:r w:rsidDel="00000000" w:rsidR="00000000" w:rsidRPr="00000000">
          <w:rPr>
            <w:i w:val="1"/>
            <w:iCs w:val="1"/>
            <w:rtl w:val="0"/>
          </w:rPr>
          <w:delText xml:space="preserve">: w</w:delText>
        </w:r>
      </w:del>
      <w:ins w:author="Ari Gomez Zambrano" w:id="28" w:date="2026-05-19T01:30:23Z">
        <w:r w:rsidDel="00000000" w:rsidR="00000000" w:rsidRPr="00000000">
          <w:rPr>
            <w:i w:val="1"/>
            <w:iCs w:val="1"/>
            <w:rtl w:val="0"/>
          </w:rPr>
          <w:t xml:space="preserve">W</w:t>
        </w:r>
      </w:ins>
      <w:r w:rsidDel="00000000" w:rsidR="00000000" w:rsidRPr="00000000">
        <w:rPr>
          <w:i w:val="1"/>
          <w:iCs w:val="1"/>
          <w:rtl w:val="0"/>
        </w:rPr>
        <w:t xml:space="preserve">hy your AI is not the neutral expert you think it is. </w:t>
      </w:r>
      <w:ins w:author="Ari Gomez Zambrano" w:id="29" w:date="2026-05-19T01:30:12Z">
        <w:r w:rsidDel="00000000" w:rsidR="00000000" w:rsidRPr="00000000">
          <w:rPr>
            <w:rtl w:val="0"/>
          </w:rPr>
        </w:r>
      </w:ins>
    </w:p>
    <w:p w:rsidR="00000000" w:rsidDel="00000000" w:rsidP="00000000" w:rsidRDefault="00000000" w:rsidRPr="00000000" w14:paraId="0000000D">
      <w:pPr>
        <w:numPr>
          <w:ilvl w:val="0"/>
          <w:numId w:val="1"/>
        </w:numPr>
        <w:spacing w:after="240" w:before="0" w:beforeAutospacing="0" w:lineRule="auto"/>
        <w:ind w:left="720" w:hanging="360"/>
        <w:rPr>
          <w:ins w:author="Ari Gomez Zambrano" w:id="30" w:date="2026-05-19T01:30:33Z"/>
          <w:i w:val="1"/>
          <w:iCs w:val="1"/>
          <w:u w:val="none"/>
        </w:rPr>
      </w:pPr>
      <w:r w:rsidDel="00000000" w:rsidR="00000000" w:rsidRPr="00000000">
        <w:rPr>
          <w:i w:val="1"/>
          <w:iCs w:val="1"/>
          <w:rtl w:val="0"/>
        </w:rPr>
        <w:t xml:space="preserve">The opening piece investigates why we have started to prefer the machine's affirmation over human expertise</w:t>
      </w:r>
      <w:ins w:author="Ari Gomez Zambrano" w:id="30" w:date="2026-05-19T01:30:33Z">
        <w:r w:rsidDel="00000000" w:rsidR="00000000" w:rsidRPr="00000000">
          <w:rPr>
            <w:rtl w:val="0"/>
          </w:rPr>
        </w:r>
      </w:ins>
    </w:p>
    <w:p w:rsidR="00000000" w:rsidDel="00000000" w:rsidP="00000000" w:rsidRDefault="00000000" w:rsidRPr="00000000" w14:paraId="0000000E">
      <w:pPr>
        <w:numPr>
          <w:ilvl w:val="0"/>
          <w:numId w:val="1"/>
        </w:numPr>
        <w:spacing w:after="240" w:before="240" w:lineRule="auto"/>
        <w:ind w:left="720" w:hanging="360"/>
        <w:rPr>
          <w:i w:val="1"/>
          <w:iCs w:val="1"/>
          <w:u w:val="none"/>
          <w:rPrChange w:author="Ari Gomez Zambrano" w:id="32" w:date="2026-05-19T01:30:09Z">
            <w:rPr>
              <w:i w:val="1"/>
              <w:iCs w:val="1"/>
            </w:rPr>
          </w:rPrChange>
        </w:rPr>
        <w:pPrChange w:author="Ari Gomez Zambrano" w:id="0" w:date="2026-05-19T01:30:09Z">
          <w:pPr>
            <w:spacing w:after="240" w:before="240" w:lineRule="auto"/>
          </w:pPr>
        </w:pPrChange>
      </w:pPr>
      <w:del w:author="Ari Gomez Zambrano" w:id="31" w:date="2026-05-19T01:30:32Z">
        <w:r w:rsidDel="00000000" w:rsidR="00000000" w:rsidRPr="00000000">
          <w:rPr>
            <w:i w:val="1"/>
            <w:iCs w:val="1"/>
            <w:rtl w:val="0"/>
          </w:rPr>
          <w:delText xml:space="preserve">, and w</w:delText>
        </w:r>
      </w:del>
      <w:ins w:author="Ari Gomez Zambrano" w:id="31" w:date="2026-05-19T01:30:32Z">
        <w:r w:rsidDel="00000000" w:rsidR="00000000" w:rsidRPr="00000000">
          <w:rPr>
            <w:i w:val="1"/>
            <w:iCs w:val="1"/>
            <w:rtl w:val="0"/>
          </w:rPr>
          <w:t xml:space="preserve">W</w:t>
        </w:r>
      </w:ins>
      <w:r w:rsidDel="00000000" w:rsidR="00000000" w:rsidRPr="00000000">
        <w:rPr>
          <w:i w:val="1"/>
          <w:iCs w:val="1"/>
          <w:rtl w:val="0"/>
        </w:rPr>
        <w:t xml:space="preserve">hat that preference is costing us.</w:t>
      </w:r>
    </w:p>
    <w:p w:rsidR="00000000" w:rsidDel="00000000" w:rsidP="00000000" w:rsidRDefault="00000000" w:rsidRPr="00000000" w14:paraId="0000000F">
      <w:pPr>
        <w:spacing w:after="240" w:before="240" w:lineRule="auto"/>
        <w:rPr>
          <w:ins w:author="Ari Gomez Zambrano" w:id="34" w:date="2026-05-19T01:31:07Z"/>
          <w:i w:val="1"/>
          <w:iCs w:val="1"/>
        </w:rPr>
      </w:pPr>
      <w:r w:rsidDel="00000000" w:rsidR="00000000" w:rsidRPr="00000000">
        <w:rPr>
          <w:i w:val="1"/>
          <w:iCs w:val="1"/>
          <w:rtl w:val="0"/>
        </w:rPr>
        <w:t xml:space="preserve">The first piece is coming</w:t>
      </w:r>
      <w:ins w:author="Ari Gomez Zambrano" w:id="33" w:date="2026-05-19T01:31:04Z">
        <w:r w:rsidDel="00000000" w:rsidR="00000000" w:rsidRPr="00000000">
          <w:rPr>
            <w:i w:val="1"/>
            <w:iCs w:val="1"/>
            <w:rtl w:val="0"/>
          </w:rPr>
          <w:t xml:space="preserve"> soon</w:t>
        </w:r>
      </w:ins>
      <w:r w:rsidDel="00000000" w:rsidR="00000000" w:rsidRPr="00000000">
        <w:rPr>
          <w:i w:val="1"/>
          <w:iCs w:val="1"/>
          <w:rtl w:val="0"/>
        </w:rPr>
        <w:t xml:space="preserve">.</w:t>
      </w:r>
      <w:ins w:author="Ari Gomez Zambrano" w:id="34" w:date="2026-05-19T01:31:07Z">
        <w:r w:rsidDel="00000000" w:rsidR="00000000" w:rsidRPr="00000000">
          <w:rPr>
            <w:rtl w:val="0"/>
          </w:rPr>
        </w:r>
      </w:ins>
    </w:p>
    <w:p w:rsidR="00000000" w:rsidDel="00000000" w:rsidP="00000000" w:rsidRDefault="00000000" w:rsidRPr="00000000" w14:paraId="00000010">
      <w:pPr>
        <w:spacing w:after="240" w:before="240" w:lineRule="auto"/>
        <w:rPr>
          <w:ins w:author="Ari Gomez Zambrano" w:id="34" w:date="2026-05-19T01:31:07Z"/>
          <w:i w:val="1"/>
          <w:iCs w:val="1"/>
        </w:rPr>
      </w:pPr>
      <w:ins w:author="Ari Gomez Zambrano" w:id="34" w:date="2026-05-19T01:31:07Z">
        <w:r w:rsidDel="00000000" w:rsidR="00000000" w:rsidRPr="00000000">
          <w:rPr>
            <w:rtl w:val="0"/>
          </w:rPr>
        </w:r>
      </w:ins>
    </w:p>
    <w:p w:rsidR="00000000" w:rsidDel="00000000" w:rsidP="00000000" w:rsidRDefault="00000000" w:rsidRPr="00000000" w14:paraId="00000011">
      <w:pPr>
        <w:spacing w:after="240" w:before="240" w:lineRule="auto"/>
        <w:rPr>
          <w:i w:val="1"/>
          <w:iCs w:val="1"/>
        </w:rPr>
      </w:pPr>
      <w:del w:author="Ari Gomez Zambrano" w:id="34" w:date="2026-05-19T01:31:07Z">
        <w:r w:rsidDel="00000000" w:rsidR="00000000" w:rsidRPr="00000000">
          <w:rPr>
            <w:i w:val="1"/>
            <w:iCs w:val="1"/>
            <w:rtl w:val="0"/>
          </w:rPr>
          <w:delText xml:space="preserve"> </w:delText>
        </w:r>
      </w:del>
      <w:r w:rsidDel="00000000" w:rsidR="00000000" w:rsidRPr="00000000">
        <w:rPr>
          <w:i w:val="1"/>
          <w:iCs w:val="1"/>
          <w:rtl w:val="0"/>
        </w:rPr>
        <w:t xml:space="preserve">Ari</w:t>
      </w:r>
    </w:p>
    <w:p w:rsidR="00000000" w:rsidDel="00000000" w:rsidP="00000000" w:rsidRDefault="00000000" w:rsidRPr="00000000" w14:paraId="0000001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i w:val="1"/>
          <w:iCs w:val="1"/>
          <w:rtl w:val="0"/>
        </w:rPr>
        <w:t xml:space="preserve">Cada entrega aparecerá también en español al final de cada publicación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 Gomez Zambrano" w:id="0" w:date="2026-05-19T01:20:51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rather....(que) para que esta construida</w:t>
      </w:r>
    </w:p>
  </w:comment>
  <w:comment w:author="Ari Gomez Zambrano" w:id="1" w:date="2026-05-19T01:21:17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puede dejar asi colgando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